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5A9B" w:rsidRPr="00D61D04" w:rsidRDefault="00725A9B" w:rsidP="00D61D04">
      <w:pPr>
        <w:spacing w:after="0" w:line="240" w:lineRule="auto"/>
        <w:rPr>
          <w:rFonts w:ascii="Times New Roman" w:hAnsi="Times New Roman"/>
          <w:sz w:val="24"/>
          <w:szCs w:val="24"/>
        </w:rPr>
      </w:pPr>
      <w:r w:rsidRPr="00D61D04">
        <w:rPr>
          <w:rFonts w:ascii="Times New Roman" w:hAnsi="Times New Roman"/>
          <w:sz w:val="24"/>
          <w:szCs w:val="24"/>
        </w:rPr>
        <w:t>Readme file:</w:t>
      </w:r>
    </w:p>
    <w:p w:rsidR="00725A9B" w:rsidRPr="00D61D04" w:rsidRDefault="00725A9B" w:rsidP="00D61D04">
      <w:pPr>
        <w:spacing w:after="0" w:line="240" w:lineRule="auto"/>
        <w:rPr>
          <w:rFonts w:ascii="Times New Roman" w:hAnsi="Times New Roman"/>
          <w:sz w:val="24"/>
          <w:szCs w:val="24"/>
        </w:rPr>
      </w:pPr>
    </w:p>
    <w:p w:rsidR="00725A9B" w:rsidRDefault="00725A9B" w:rsidP="00D61D04">
      <w:pPr>
        <w:spacing w:after="0" w:line="240" w:lineRule="auto"/>
        <w:rPr>
          <w:rFonts w:ascii="Times New Roman" w:hAnsi="Times New Roman"/>
          <w:sz w:val="24"/>
          <w:szCs w:val="24"/>
        </w:rPr>
      </w:pPr>
      <w:r w:rsidRPr="00D61D04">
        <w:rPr>
          <w:rFonts w:ascii="Times New Roman" w:hAnsi="Times New Roman"/>
          <w:sz w:val="24"/>
          <w:szCs w:val="24"/>
        </w:rPr>
        <w:t>We include t</w:t>
      </w:r>
      <w:r>
        <w:rPr>
          <w:rFonts w:ascii="Times New Roman" w:hAnsi="Times New Roman"/>
          <w:sz w:val="24"/>
          <w:szCs w:val="24"/>
        </w:rPr>
        <w:t>hree</w:t>
      </w:r>
      <w:r w:rsidRPr="00D61D04">
        <w:rPr>
          <w:rFonts w:ascii="Times New Roman" w:hAnsi="Times New Roman"/>
          <w:sz w:val="24"/>
          <w:szCs w:val="24"/>
        </w:rPr>
        <w:t xml:space="preserve"> STATA codes:</w:t>
      </w:r>
    </w:p>
    <w:p w:rsidR="00725A9B" w:rsidRPr="00D61D04" w:rsidRDefault="00725A9B" w:rsidP="00D61D04">
      <w:pPr>
        <w:spacing w:after="0" w:line="240" w:lineRule="auto"/>
        <w:rPr>
          <w:rFonts w:ascii="Times New Roman" w:hAnsi="Times New Roman"/>
          <w:sz w:val="24"/>
          <w:szCs w:val="24"/>
        </w:rPr>
      </w:pPr>
    </w:p>
    <w:p w:rsidR="00725A9B" w:rsidRPr="00D61D04" w:rsidRDefault="00725A9B" w:rsidP="00D61D04">
      <w:pPr>
        <w:pStyle w:val="ListParagraph"/>
        <w:numPr>
          <w:ilvl w:val="0"/>
          <w:numId w:val="1"/>
        </w:numPr>
        <w:spacing w:after="0" w:line="240" w:lineRule="auto"/>
        <w:rPr>
          <w:rFonts w:ascii="Times New Roman" w:hAnsi="Times New Roman"/>
          <w:sz w:val="24"/>
          <w:szCs w:val="24"/>
        </w:rPr>
      </w:pPr>
      <w:r w:rsidRPr="00D61D04">
        <w:rPr>
          <w:rFonts w:ascii="Times New Roman" w:hAnsi="Times New Roman"/>
          <w:sz w:val="24"/>
          <w:szCs w:val="24"/>
        </w:rPr>
        <w:t>Code-AER-1.do produces Figures 1, 2, and 3, and Tables 1, 3, 4, and 5.</w:t>
      </w:r>
    </w:p>
    <w:p w:rsidR="00725A9B" w:rsidRDefault="00725A9B" w:rsidP="00D61D04">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Code-AER-2.do produces Figure 4, and Tables 2, 6, 7, 8, and 10. </w:t>
      </w:r>
    </w:p>
    <w:p w:rsidR="00725A9B" w:rsidRPr="00D61D04" w:rsidRDefault="00725A9B" w:rsidP="00BA4657">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Code-AER-3.do produces Table 9.</w:t>
      </w:r>
    </w:p>
    <w:p w:rsidR="00725A9B" w:rsidRDefault="00725A9B" w:rsidP="00D61D04">
      <w:pPr>
        <w:spacing w:after="0" w:line="240" w:lineRule="auto"/>
        <w:rPr>
          <w:rFonts w:ascii="Times New Roman" w:hAnsi="Times New Roman"/>
          <w:sz w:val="24"/>
          <w:szCs w:val="24"/>
        </w:rPr>
      </w:pPr>
    </w:p>
    <w:p w:rsidR="00725A9B" w:rsidRPr="00D61D04" w:rsidRDefault="00725A9B" w:rsidP="00D61D04">
      <w:pPr>
        <w:spacing w:after="0" w:line="240" w:lineRule="auto"/>
        <w:rPr>
          <w:rFonts w:ascii="Times New Roman" w:hAnsi="Times New Roman"/>
          <w:sz w:val="24"/>
          <w:szCs w:val="24"/>
        </w:rPr>
      </w:pPr>
      <w:r w:rsidRPr="00D61D04">
        <w:rPr>
          <w:rFonts w:ascii="Times New Roman" w:hAnsi="Times New Roman"/>
          <w:sz w:val="24"/>
          <w:szCs w:val="24"/>
        </w:rPr>
        <w:t>In each case the portion of the code that produces each table and each figure is clearly labeled.</w:t>
      </w:r>
    </w:p>
    <w:p w:rsidR="00080F09" w:rsidRDefault="00080F09" w:rsidP="00D61D04">
      <w:pPr>
        <w:spacing w:after="0" w:line="240" w:lineRule="auto"/>
        <w:rPr>
          <w:rFonts w:ascii="Times New Roman" w:hAnsi="Times New Roman"/>
          <w:sz w:val="24"/>
          <w:szCs w:val="24"/>
        </w:rPr>
      </w:pPr>
    </w:p>
    <w:p w:rsidR="00725A9B" w:rsidRPr="00D61D04" w:rsidRDefault="00725A9B" w:rsidP="00D61D04">
      <w:pPr>
        <w:spacing w:after="0" w:line="240" w:lineRule="auto"/>
        <w:rPr>
          <w:rFonts w:ascii="Times New Roman" w:hAnsi="Times New Roman"/>
          <w:sz w:val="24"/>
          <w:szCs w:val="24"/>
        </w:rPr>
      </w:pPr>
      <w:r w:rsidRPr="00D61D04">
        <w:rPr>
          <w:rFonts w:ascii="Times New Roman" w:hAnsi="Times New Roman"/>
          <w:sz w:val="24"/>
          <w:szCs w:val="24"/>
        </w:rPr>
        <w:t xml:space="preserve">The codes use </w:t>
      </w:r>
      <w:r>
        <w:rPr>
          <w:rFonts w:ascii="Times New Roman" w:hAnsi="Times New Roman"/>
          <w:sz w:val="24"/>
          <w:szCs w:val="24"/>
        </w:rPr>
        <w:t>eight</w:t>
      </w:r>
      <w:r w:rsidRPr="00D61D04">
        <w:rPr>
          <w:rFonts w:ascii="Times New Roman" w:hAnsi="Times New Roman"/>
          <w:sz w:val="24"/>
          <w:szCs w:val="24"/>
        </w:rPr>
        <w:t xml:space="preserve"> datasets that are in STATA format</w:t>
      </w:r>
      <w:r w:rsidR="00080F09">
        <w:rPr>
          <w:rFonts w:ascii="Times New Roman" w:hAnsi="Times New Roman"/>
          <w:sz w:val="24"/>
          <w:szCs w:val="24"/>
        </w:rPr>
        <w:t xml:space="preserve">.  Code-AER-1.do uses the first </w:t>
      </w:r>
      <w:r w:rsidR="003B00A3">
        <w:rPr>
          <w:rFonts w:ascii="Times New Roman" w:hAnsi="Times New Roman"/>
          <w:sz w:val="24"/>
          <w:szCs w:val="24"/>
        </w:rPr>
        <w:t>six</w:t>
      </w:r>
      <w:r w:rsidR="00080F09">
        <w:rPr>
          <w:rFonts w:ascii="Times New Roman" w:hAnsi="Times New Roman"/>
          <w:sz w:val="24"/>
          <w:szCs w:val="24"/>
        </w:rPr>
        <w:t xml:space="preserve">; </w:t>
      </w:r>
      <w:r w:rsidR="003B00A3">
        <w:rPr>
          <w:rFonts w:ascii="Times New Roman" w:hAnsi="Times New Roman"/>
          <w:sz w:val="24"/>
          <w:szCs w:val="24"/>
        </w:rPr>
        <w:t>Code-AER-2.do uses the seventh and Code-AER-3.do uses the eighth</w:t>
      </w:r>
      <w:r w:rsidR="00080F09">
        <w:rPr>
          <w:rFonts w:ascii="Times New Roman" w:hAnsi="Times New Roman"/>
          <w:sz w:val="24"/>
          <w:szCs w:val="24"/>
        </w:rPr>
        <w:t>.</w:t>
      </w:r>
    </w:p>
    <w:p w:rsidR="00725A9B" w:rsidRDefault="00725A9B" w:rsidP="00D61D04">
      <w:pPr>
        <w:spacing w:after="0" w:line="240" w:lineRule="auto"/>
        <w:rPr>
          <w:rFonts w:ascii="Times New Roman" w:hAnsi="Times New Roman"/>
          <w:sz w:val="24"/>
          <w:szCs w:val="24"/>
        </w:rPr>
      </w:pPr>
    </w:p>
    <w:p w:rsidR="00725A9B" w:rsidRPr="00D61D04" w:rsidRDefault="00725A9B" w:rsidP="00D61D04">
      <w:pPr>
        <w:spacing w:after="0" w:line="240" w:lineRule="auto"/>
        <w:rPr>
          <w:rFonts w:ascii="Times New Roman" w:hAnsi="Times New Roman"/>
          <w:sz w:val="24"/>
          <w:szCs w:val="24"/>
        </w:rPr>
      </w:pPr>
      <w:proofErr w:type="gramStart"/>
      <w:r w:rsidRPr="00D61D04">
        <w:rPr>
          <w:rFonts w:ascii="Times New Roman" w:hAnsi="Times New Roman"/>
          <w:sz w:val="24"/>
          <w:szCs w:val="24"/>
        </w:rPr>
        <w:t>data-AER-1.dta</w:t>
      </w:r>
      <w:proofErr w:type="gramEnd"/>
    </w:p>
    <w:p w:rsidR="00725A9B" w:rsidRPr="00D61D04" w:rsidRDefault="00725A9B" w:rsidP="00D61D04">
      <w:pPr>
        <w:spacing w:after="0" w:line="240" w:lineRule="auto"/>
        <w:rPr>
          <w:rFonts w:ascii="Times New Roman" w:hAnsi="Times New Roman"/>
          <w:sz w:val="24"/>
          <w:szCs w:val="24"/>
        </w:rPr>
      </w:pPr>
      <w:proofErr w:type="gramStart"/>
      <w:r>
        <w:rPr>
          <w:rFonts w:ascii="Times New Roman" w:hAnsi="Times New Roman"/>
          <w:sz w:val="24"/>
          <w:szCs w:val="24"/>
        </w:rPr>
        <w:t>data-AER-2</w:t>
      </w:r>
      <w:r w:rsidRPr="00D61D04">
        <w:rPr>
          <w:rFonts w:ascii="Times New Roman" w:hAnsi="Times New Roman"/>
          <w:sz w:val="24"/>
          <w:szCs w:val="24"/>
        </w:rPr>
        <w:t>.dta</w:t>
      </w:r>
      <w:proofErr w:type="gramEnd"/>
    </w:p>
    <w:p w:rsidR="00725A9B" w:rsidRPr="00D61D04" w:rsidRDefault="00725A9B" w:rsidP="00D61D04">
      <w:pPr>
        <w:spacing w:after="0" w:line="240" w:lineRule="auto"/>
        <w:rPr>
          <w:rFonts w:ascii="Times New Roman" w:hAnsi="Times New Roman"/>
          <w:sz w:val="24"/>
          <w:szCs w:val="24"/>
        </w:rPr>
      </w:pPr>
      <w:proofErr w:type="gramStart"/>
      <w:r>
        <w:rPr>
          <w:rFonts w:ascii="Times New Roman" w:hAnsi="Times New Roman"/>
          <w:sz w:val="24"/>
          <w:szCs w:val="24"/>
        </w:rPr>
        <w:t>data-AER-3</w:t>
      </w:r>
      <w:r w:rsidRPr="00D61D04">
        <w:rPr>
          <w:rFonts w:ascii="Times New Roman" w:hAnsi="Times New Roman"/>
          <w:sz w:val="24"/>
          <w:szCs w:val="24"/>
        </w:rPr>
        <w:t>.dta</w:t>
      </w:r>
      <w:proofErr w:type="gramEnd"/>
    </w:p>
    <w:p w:rsidR="00725A9B" w:rsidRPr="00D61D04" w:rsidRDefault="00725A9B" w:rsidP="00D61D04">
      <w:pPr>
        <w:spacing w:after="0" w:line="240" w:lineRule="auto"/>
        <w:rPr>
          <w:rFonts w:ascii="Times New Roman" w:hAnsi="Times New Roman"/>
          <w:sz w:val="24"/>
          <w:szCs w:val="24"/>
        </w:rPr>
      </w:pPr>
      <w:proofErr w:type="gramStart"/>
      <w:r>
        <w:rPr>
          <w:rFonts w:ascii="Times New Roman" w:hAnsi="Times New Roman"/>
          <w:sz w:val="24"/>
          <w:szCs w:val="24"/>
        </w:rPr>
        <w:t>data-AER-4</w:t>
      </w:r>
      <w:r w:rsidRPr="00D61D04">
        <w:rPr>
          <w:rFonts w:ascii="Times New Roman" w:hAnsi="Times New Roman"/>
          <w:sz w:val="24"/>
          <w:szCs w:val="24"/>
        </w:rPr>
        <w:t>.dta</w:t>
      </w:r>
      <w:proofErr w:type="gramEnd"/>
    </w:p>
    <w:p w:rsidR="00725A9B" w:rsidRPr="00D61D04" w:rsidRDefault="00725A9B" w:rsidP="00D61D04">
      <w:pPr>
        <w:spacing w:after="0" w:line="240" w:lineRule="auto"/>
        <w:rPr>
          <w:rFonts w:ascii="Times New Roman" w:hAnsi="Times New Roman"/>
          <w:sz w:val="24"/>
          <w:szCs w:val="24"/>
        </w:rPr>
      </w:pPr>
      <w:proofErr w:type="gramStart"/>
      <w:r>
        <w:rPr>
          <w:rFonts w:ascii="Times New Roman" w:hAnsi="Times New Roman"/>
          <w:sz w:val="24"/>
          <w:szCs w:val="24"/>
        </w:rPr>
        <w:t>data-AER-5</w:t>
      </w:r>
      <w:r w:rsidRPr="00D61D04">
        <w:rPr>
          <w:rFonts w:ascii="Times New Roman" w:hAnsi="Times New Roman"/>
          <w:sz w:val="24"/>
          <w:szCs w:val="24"/>
        </w:rPr>
        <w:t>.dta</w:t>
      </w:r>
      <w:proofErr w:type="gramEnd"/>
    </w:p>
    <w:p w:rsidR="00725A9B" w:rsidRDefault="00725A9B" w:rsidP="00D61D04">
      <w:pPr>
        <w:spacing w:after="0" w:line="240" w:lineRule="auto"/>
        <w:rPr>
          <w:rFonts w:ascii="Times New Roman" w:hAnsi="Times New Roman"/>
          <w:sz w:val="24"/>
          <w:szCs w:val="24"/>
        </w:rPr>
      </w:pPr>
      <w:proofErr w:type="gramStart"/>
      <w:r>
        <w:rPr>
          <w:rFonts w:ascii="Times New Roman" w:hAnsi="Times New Roman"/>
          <w:sz w:val="24"/>
          <w:szCs w:val="24"/>
        </w:rPr>
        <w:t>data-AER-6</w:t>
      </w:r>
      <w:r w:rsidRPr="00D61D04">
        <w:rPr>
          <w:rFonts w:ascii="Times New Roman" w:hAnsi="Times New Roman"/>
          <w:sz w:val="24"/>
          <w:szCs w:val="24"/>
        </w:rPr>
        <w:t>.dta</w:t>
      </w:r>
      <w:proofErr w:type="gramEnd"/>
    </w:p>
    <w:p w:rsidR="00080F09" w:rsidRDefault="00080F09" w:rsidP="00BA4657">
      <w:pPr>
        <w:spacing w:after="0" w:line="240" w:lineRule="auto"/>
        <w:rPr>
          <w:rFonts w:ascii="Times New Roman" w:hAnsi="Times New Roman"/>
          <w:sz w:val="24"/>
          <w:szCs w:val="24"/>
        </w:rPr>
      </w:pPr>
      <w:proofErr w:type="gramStart"/>
      <w:r>
        <w:rPr>
          <w:rFonts w:ascii="Times New Roman" w:hAnsi="Times New Roman"/>
          <w:sz w:val="24"/>
          <w:szCs w:val="24"/>
        </w:rPr>
        <w:t>data-AER-7.dta</w:t>
      </w:r>
      <w:proofErr w:type="gramEnd"/>
    </w:p>
    <w:p w:rsidR="00725A9B" w:rsidRDefault="000C30C1" w:rsidP="00BA4657">
      <w:pPr>
        <w:spacing w:after="0" w:line="240" w:lineRule="auto"/>
        <w:rPr>
          <w:ins w:id="0" w:author="Kiki Pop-Eleches" w:date="2012-06-27T23:23:00Z"/>
          <w:rFonts w:ascii="Times New Roman" w:hAnsi="Times New Roman"/>
          <w:sz w:val="24"/>
          <w:szCs w:val="24"/>
        </w:rPr>
      </w:pPr>
      <w:proofErr w:type="gramStart"/>
      <w:r>
        <w:rPr>
          <w:rFonts w:ascii="Times New Roman" w:hAnsi="Times New Roman"/>
          <w:sz w:val="24"/>
          <w:szCs w:val="24"/>
        </w:rPr>
        <w:t>data-A</w:t>
      </w:r>
      <w:bookmarkStart w:id="1" w:name="_GoBack"/>
      <w:bookmarkEnd w:id="1"/>
      <w:r>
        <w:rPr>
          <w:rFonts w:ascii="Times New Roman" w:hAnsi="Times New Roman"/>
          <w:sz w:val="24"/>
          <w:szCs w:val="24"/>
        </w:rPr>
        <w:t>ER-8.dta</w:t>
      </w:r>
      <w:proofErr w:type="gramEnd"/>
    </w:p>
    <w:p w:rsidR="00725A9B" w:rsidRDefault="00725A9B" w:rsidP="00D61D04">
      <w:pPr>
        <w:spacing w:after="0" w:line="240" w:lineRule="auto"/>
        <w:rPr>
          <w:rFonts w:ascii="Times New Roman" w:hAnsi="Times New Roman"/>
          <w:sz w:val="24"/>
          <w:szCs w:val="24"/>
        </w:rPr>
      </w:pPr>
    </w:p>
    <w:p w:rsidR="00725A9B" w:rsidRDefault="00725A9B" w:rsidP="00D61D04">
      <w:pPr>
        <w:spacing w:after="0" w:line="240" w:lineRule="auto"/>
        <w:rPr>
          <w:rFonts w:ascii="Times New Roman" w:hAnsi="Times New Roman"/>
          <w:sz w:val="24"/>
          <w:szCs w:val="24"/>
        </w:rPr>
      </w:pPr>
      <w:r>
        <w:rPr>
          <w:rFonts w:ascii="Times New Roman" w:hAnsi="Times New Roman"/>
          <w:sz w:val="24"/>
          <w:szCs w:val="24"/>
        </w:rPr>
        <w:t xml:space="preserve">Different sections of each use these datasets at different times.  In all cases it is clear which data sets are being used and merely running the code reproduces all the tables and figures.  </w:t>
      </w:r>
    </w:p>
    <w:p w:rsidR="00725A9B" w:rsidRDefault="00725A9B" w:rsidP="00D61D04">
      <w:pPr>
        <w:spacing w:after="0" w:line="240" w:lineRule="auto"/>
        <w:rPr>
          <w:rFonts w:ascii="Times New Roman" w:hAnsi="Times New Roman"/>
          <w:sz w:val="24"/>
          <w:szCs w:val="24"/>
        </w:rPr>
      </w:pPr>
    </w:p>
    <w:p w:rsidR="00725A9B" w:rsidRDefault="00725A9B" w:rsidP="00D61D04">
      <w:pPr>
        <w:spacing w:after="0" w:line="240" w:lineRule="auto"/>
        <w:rPr>
          <w:rFonts w:ascii="Times New Roman" w:hAnsi="Times New Roman"/>
          <w:sz w:val="24"/>
          <w:szCs w:val="24"/>
        </w:rPr>
      </w:pPr>
      <w:proofErr w:type="gramStart"/>
      <w:r>
        <w:rPr>
          <w:rFonts w:ascii="Times New Roman" w:hAnsi="Times New Roman"/>
          <w:sz w:val="24"/>
          <w:szCs w:val="24"/>
        </w:rPr>
        <w:t>data-AER-1.dta</w:t>
      </w:r>
      <w:proofErr w:type="gramEnd"/>
      <w:r>
        <w:rPr>
          <w:rFonts w:ascii="Times New Roman" w:hAnsi="Times New Roman"/>
          <w:sz w:val="24"/>
          <w:szCs w:val="24"/>
        </w:rPr>
        <w:t xml:space="preserve"> through data-AER-6.dta</w:t>
      </w:r>
      <w:r w:rsidR="00080F09">
        <w:rPr>
          <w:rFonts w:ascii="Times New Roman" w:hAnsi="Times New Roman"/>
          <w:sz w:val="24"/>
          <w:szCs w:val="24"/>
        </w:rPr>
        <w:t xml:space="preserve"> refer to administrative data that is publically available.</w:t>
      </w:r>
    </w:p>
    <w:p w:rsidR="00080F09" w:rsidRDefault="00080F09" w:rsidP="00BA4657">
      <w:pPr>
        <w:spacing w:after="0" w:line="240" w:lineRule="auto"/>
        <w:rPr>
          <w:rFonts w:ascii="Times New Roman" w:hAnsi="Times New Roman"/>
          <w:sz w:val="24"/>
          <w:szCs w:val="24"/>
        </w:rPr>
      </w:pPr>
    </w:p>
    <w:p w:rsidR="00725A9B" w:rsidRDefault="00725A9B" w:rsidP="00BA4657">
      <w:pPr>
        <w:spacing w:after="0" w:line="240" w:lineRule="auto"/>
        <w:rPr>
          <w:rFonts w:ascii="Times New Roman" w:hAnsi="Times New Roman"/>
          <w:sz w:val="24"/>
          <w:szCs w:val="24"/>
        </w:rPr>
      </w:pPr>
      <w:proofErr w:type="gramStart"/>
      <w:r>
        <w:rPr>
          <w:rFonts w:ascii="Times New Roman" w:hAnsi="Times New Roman"/>
          <w:sz w:val="24"/>
          <w:szCs w:val="24"/>
        </w:rPr>
        <w:t>data-AER-7.dta</w:t>
      </w:r>
      <w:proofErr w:type="gramEnd"/>
      <w:r>
        <w:rPr>
          <w:rFonts w:ascii="Times New Roman" w:hAnsi="Times New Roman"/>
          <w:sz w:val="24"/>
          <w:szCs w:val="24"/>
        </w:rPr>
        <w:t xml:space="preserve"> through data-AER-8.dta refer to the survey</w:t>
      </w:r>
      <w:r w:rsidR="00080F09">
        <w:rPr>
          <w:rFonts w:ascii="Times New Roman" w:hAnsi="Times New Roman"/>
          <w:sz w:val="24"/>
          <w:szCs w:val="24"/>
        </w:rPr>
        <w:t xml:space="preserve"> data we collected.</w:t>
      </w:r>
      <w:r>
        <w:rPr>
          <w:rFonts w:ascii="Times New Roman" w:hAnsi="Times New Roman"/>
          <w:sz w:val="24"/>
          <w:szCs w:val="24"/>
        </w:rPr>
        <w:t xml:space="preserve"> </w:t>
      </w:r>
    </w:p>
    <w:p w:rsidR="00725A9B" w:rsidRDefault="00725A9B" w:rsidP="00D61D04">
      <w:pPr>
        <w:spacing w:after="0" w:line="240" w:lineRule="auto"/>
        <w:rPr>
          <w:rFonts w:ascii="Times New Roman" w:hAnsi="Times New Roman"/>
          <w:sz w:val="24"/>
          <w:szCs w:val="24"/>
        </w:rPr>
      </w:pPr>
    </w:p>
    <w:p w:rsidR="00725A9B" w:rsidRPr="00D61D04" w:rsidRDefault="00725A9B" w:rsidP="00D61D04">
      <w:pPr>
        <w:spacing w:after="0" w:line="240" w:lineRule="auto"/>
        <w:rPr>
          <w:rFonts w:ascii="Times New Roman" w:hAnsi="Times New Roman"/>
          <w:sz w:val="24"/>
          <w:szCs w:val="24"/>
        </w:rPr>
      </w:pPr>
    </w:p>
    <w:sectPr w:rsidR="00725A9B" w:rsidRPr="00D61D04" w:rsidSect="0069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E20DD7"/>
    <w:multiLevelType w:val="hybridMultilevel"/>
    <w:tmpl w:val="D0D895E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838A2"/>
    <w:rsid w:val="00080F09"/>
    <w:rsid w:val="000C30C1"/>
    <w:rsid w:val="001838A2"/>
    <w:rsid w:val="002C0863"/>
    <w:rsid w:val="003B00A3"/>
    <w:rsid w:val="006966CD"/>
    <w:rsid w:val="00725A9B"/>
    <w:rsid w:val="008432B4"/>
    <w:rsid w:val="009A6564"/>
    <w:rsid w:val="00BA4657"/>
    <w:rsid w:val="00D61D04"/>
    <w:rsid w:val="00F43F3C"/>
    <w:rsid w:val="00F7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6C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838A2"/>
    <w:pPr>
      <w:ind w:left="720"/>
      <w:contextualSpacing/>
    </w:pPr>
  </w:style>
  <w:style w:type="paragraph" w:styleId="BalloonText">
    <w:name w:val="Balloon Text"/>
    <w:basedOn w:val="Normal"/>
    <w:link w:val="BalloonTextChar"/>
    <w:uiPriority w:val="99"/>
    <w:semiHidden/>
    <w:rsid w:val="00BA4657"/>
    <w:rPr>
      <w:rFonts w:ascii="Tahoma" w:hAnsi="Tahoma" w:cs="Tahoma"/>
      <w:sz w:val="16"/>
      <w:szCs w:val="16"/>
    </w:rPr>
  </w:style>
  <w:style w:type="character" w:customStyle="1" w:styleId="BalloonTextChar">
    <w:name w:val="Balloon Text Char"/>
    <w:link w:val="BalloonText"/>
    <w:uiPriority w:val="99"/>
    <w:semiHidden/>
    <w:rsid w:val="002C4C3D"/>
    <w:rPr>
      <w:rFonts w:ascii="Times New Roman" w:hAnsi="Times New Roman"/>
      <w:sz w:val="0"/>
      <w:sz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Columbia University</dc:creator>
  <cp:keywords/>
  <dc:description/>
  <cp:lastModifiedBy>Columbia University</cp:lastModifiedBy>
  <cp:revision>8</cp:revision>
  <dcterms:created xsi:type="dcterms:W3CDTF">2012-06-27T15:02:00Z</dcterms:created>
  <dcterms:modified xsi:type="dcterms:W3CDTF">2012-07-02T14:33:00Z</dcterms:modified>
</cp:coreProperties>
</file>